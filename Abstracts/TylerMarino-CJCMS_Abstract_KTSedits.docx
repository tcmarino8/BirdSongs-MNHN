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Roboto" w:hAnsi="Roboto" w:eastAsia="Roboto" w:cs="Roboto"/>
          <w:color w:val="1F1F1F"/>
          <w:highlight w:val="white"/>
        </w:rPr>
      </w:pPr>
      <w:r>
        <w:rPr>
          <w:rFonts w:eastAsia="Roboto" w:cs="Roboto" w:ascii="Roboto" w:hAnsi="Roboto"/>
          <w:b/>
          <w:bCs/>
          <w:color w:val="1F1F1F"/>
          <w:highlight w:val="white"/>
        </w:rPr>
        <w:t>Title</w:t>
      </w:r>
      <w:r>
        <w:rPr>
          <w:rFonts w:eastAsia="Roboto" w:cs="Roboto" w:ascii="Roboto" w:hAnsi="Roboto"/>
          <w:color w:val="1F1F1F"/>
          <w:highlight w:val="white"/>
        </w:rPr>
        <w:t>: Tracking movements of avian vocalization with machine learning</w:t>
      </w:r>
    </w:p>
    <w:p>
      <w:pPr>
        <w:pStyle w:val="normal1"/>
        <w:rPr>
          <w:rFonts w:ascii="Roboto" w:hAnsi="Roboto" w:eastAsia="Roboto" w:cs="Roboto"/>
          <w:color w:val="1F1F1F"/>
          <w:highlight w:val="white"/>
        </w:rPr>
      </w:pPr>
      <w:r>
        <w:rPr>
          <w:rFonts w:eastAsia="Roboto" w:cs="Roboto" w:ascii="Roboto" w:hAnsi="Roboto"/>
          <w:b/>
          <w:bCs/>
          <w:color w:val="1F1F1F"/>
          <w:highlight w:val="white"/>
        </w:rPr>
        <w:t>Authors</w:t>
      </w:r>
      <w:r>
        <w:rPr>
          <w:rFonts w:eastAsia="Roboto" w:cs="Roboto" w:ascii="Roboto" w:hAnsi="Roboto"/>
          <w:color w:val="1F1F1F"/>
          <w:highlight w:val="white"/>
        </w:rPr>
        <w:t>: Tyler Marino, Kelsey Stilson and Pauline Provini</w:t>
      </w:r>
    </w:p>
    <w:p>
      <w:pPr>
        <w:pStyle w:val="normal1"/>
        <w:rPr>
          <w:rFonts w:ascii="Roboto" w:hAnsi="Roboto" w:eastAsia="Roboto" w:cs="Roboto"/>
          <w:color w:val="1F1F1F"/>
          <w:highlight w:val="white"/>
        </w:rPr>
      </w:pPr>
      <w:r>
        <w:rPr>
          <w:rFonts w:eastAsia="Roboto" w:cs="Roboto" w:ascii="Roboto" w:hAnsi="Roboto"/>
          <w:b/>
          <w:bCs/>
          <w:color w:val="1F1F1F"/>
          <w:highlight w:val="white"/>
        </w:rPr>
        <w:t>Conference</w:t>
      </w:r>
      <w:r>
        <w:rPr>
          <w:rFonts w:eastAsia="Roboto" w:cs="Roboto" w:ascii="Roboto" w:hAnsi="Roboto"/>
          <w:color w:val="1F1F1F"/>
          <w:highlight w:val="white"/>
        </w:rPr>
        <w:t>: The Young International Researcher’s Conference of the Museum and</w:t>
      </w:r>
    </w:p>
    <w:p>
      <w:pPr>
        <w:pStyle w:val="normal1"/>
        <w:rPr>
          <w:rFonts w:ascii="Roboto" w:hAnsi="Roboto" w:eastAsia="Roboto" w:cs="Roboto"/>
          <w:color w:val="1F1F1F"/>
          <w:highlight w:val="white"/>
        </w:rPr>
      </w:pPr>
      <w:r>
        <w:rPr>
          <w:rFonts w:eastAsia="Roboto" w:cs="Roboto" w:ascii="Roboto" w:hAnsi="Roboto"/>
          <w:color w:val="1F1F1F"/>
          <w:highlight w:val="white"/>
        </w:rPr>
        <w:t>Sorbonne University (CJCMS)</w:t>
      </w:r>
    </w:p>
    <w:p>
      <w:pPr>
        <w:pStyle w:val="normal1"/>
        <w:rPr>
          <w:rFonts w:ascii="Roboto" w:hAnsi="Roboto" w:eastAsia="Roboto" w:cs="Roboto"/>
          <w:color w:val="1F1F1F"/>
          <w:highlight w:val="white"/>
        </w:rPr>
      </w:pPr>
      <w:r>
        <w:rPr>
          <w:rFonts w:eastAsia="Roboto" w:cs="Roboto" w:ascii="Roboto" w:hAnsi="Roboto"/>
          <w:b/>
          <w:bCs/>
          <w:color w:val="1F1F1F"/>
          <w:highlight w:val="white"/>
        </w:rPr>
        <w:t>Presentation Type</w:t>
      </w:r>
      <w:r>
        <w:rPr>
          <w:rFonts w:eastAsia="Roboto" w:cs="Roboto" w:ascii="Roboto" w:hAnsi="Roboto"/>
          <w:color w:val="1F1F1F"/>
          <w:highlight w:val="white"/>
        </w:rPr>
        <w:t>: Flash Talk (3 min)</w:t>
      </w:r>
    </w:p>
    <w:p>
      <w:pPr>
        <w:pStyle w:val="normal1"/>
        <w:rPr>
          <w:rFonts w:ascii="Roboto" w:hAnsi="Roboto" w:eastAsia="Roboto" w:cs="Roboto"/>
          <w:color w:val="1F1F1F"/>
          <w:highlight w:val="white"/>
        </w:rPr>
      </w:pPr>
      <w:r>
        <w:rPr>
          <w:rFonts w:eastAsia="Roboto" w:cs="Roboto" w:ascii="Roboto" w:hAnsi="Roboto"/>
          <w:b/>
          <w:bCs/>
          <w:color w:val="1F1F1F"/>
          <w:highlight w:val="white"/>
        </w:rPr>
        <w:t>Abstract</w:t>
      </w:r>
      <w:r>
        <w:rPr>
          <w:rFonts w:eastAsia="Roboto" w:cs="Roboto" w:ascii="Roboto" w:hAnsi="Roboto"/>
          <w:color w:val="1F1F1F"/>
          <w:highlight w:val="white"/>
        </w:rPr>
        <w:t xml:space="preserve">: </w:t>
      </w:r>
    </w:p>
    <w:p>
      <w:pPr>
        <w:pStyle w:val="normal1"/>
        <w:rPr>
          <w:rFonts w:ascii="Roboto" w:hAnsi="Roboto" w:eastAsia="Roboto" w:cs="Roboto"/>
        </w:rPr>
      </w:pPr>
      <w:r>
        <w:rPr>
          <w:rFonts w:eastAsia="Roboto" w:cs="Roboto" w:ascii="Roboto" w:hAnsi="Roboto"/>
          <w:highlight w:val="white"/>
        </w:rPr>
        <w:t xml:space="preserve">Studying animal behavior has historically involved detailed descriptions, quantification of light camera images, and </w:t>
      </w:r>
      <w:del w:id="0" w:author="Unknown Author" w:date="2026-03-22T16:04:48Z">
        <w:r>
          <w:rPr>
            <w:rFonts w:eastAsia="Roboto" w:cs="Roboto" w:ascii="Roboto" w:hAnsi="Roboto"/>
            <w:highlight w:val="white"/>
          </w:rPr>
          <w:delText>lots of time</w:delText>
        </w:r>
      </w:del>
      <w:ins w:id="1" w:author="Unknown Author" w:date="2026-03-22T16:04:48Z">
        <w:r>
          <w:rPr>
            <w:rFonts w:eastAsia="Roboto" w:cs="Roboto" w:ascii="Roboto" w:hAnsi="Roboto"/>
            <w:highlight w:val="white"/>
          </w:rPr>
          <w:t>a great deal of time for data digitization</w:t>
        </w:r>
      </w:ins>
      <w:r>
        <w:rPr>
          <w:rFonts w:eastAsia="Roboto" w:cs="Roboto" w:ascii="Roboto" w:hAnsi="Roboto"/>
          <w:highlight w:val="white"/>
        </w:rPr>
        <w:t>.</w:t>
      </w:r>
      <w:r>
        <w:rPr>
          <w:rFonts w:eastAsia="Roboto" w:cs="Roboto" w:ascii="Roboto" w:hAnsi="Roboto"/>
          <w:color w:val="1F1F1F"/>
          <w:highlight w:val="white"/>
        </w:rPr>
        <w:t xml:space="preserve"> </w:t>
      </w:r>
      <w:r>
        <w:rPr>
          <w:rFonts w:eastAsia="Roboto" w:cs="Roboto" w:ascii="Roboto" w:hAnsi="Roboto"/>
          <w:highlight w:val="white"/>
        </w:rPr>
        <w:t xml:space="preserve">The </w:t>
      </w:r>
      <w:del w:id="2" w:author="Unknown Author" w:date="2026-03-22T16:06:21Z">
        <w:r>
          <w:rPr>
            <w:rFonts w:eastAsia="Roboto" w:cs="Roboto" w:ascii="Roboto" w:hAnsi="Roboto"/>
            <w:highlight w:val="white"/>
          </w:rPr>
          <w:delText>B</w:delText>
        </w:r>
      </w:del>
      <w:ins w:id="3" w:author="Unknown Author" w:date="2026-03-22T16:06:21Z">
        <w:r>
          <w:rPr>
            <w:rFonts w:eastAsia="Roboto" w:cs="Roboto" w:ascii="Roboto" w:hAnsi="Roboto"/>
            <w:highlight w:val="white"/>
          </w:rPr>
          <w:t>b</w:t>
        </w:r>
      </w:ins>
      <w:r>
        <w:rPr>
          <w:rFonts w:eastAsia="Roboto" w:cs="Roboto" w:ascii="Roboto" w:hAnsi="Roboto"/>
          <w:highlight w:val="white"/>
        </w:rPr>
        <w:t xml:space="preserve">iplanar cineradiographic system at the Muséum national d’Histoire naturelle </w:t>
      </w:r>
      <w:ins w:id="4" w:author="Unknown Author" w:date="2026-03-22T16:06:53Z">
        <w:r>
          <w:rPr>
            <w:rFonts w:eastAsia="Roboto" w:cs="Roboto" w:ascii="Roboto" w:hAnsi="Roboto"/>
            <w:highlight w:val="white"/>
          </w:rPr>
          <w:t xml:space="preserve">allows us to capture </w:t>
        </w:r>
      </w:ins>
      <w:ins w:id="5" w:author="Unknown Author" w:date="2026-03-22T16:08:08Z">
        <w:r>
          <w:rPr>
            <w:rFonts w:eastAsia="Roboto" w:cs="Roboto" w:ascii="Roboto" w:hAnsi="Roboto"/>
            <w:highlight w:val="white"/>
          </w:rPr>
          <w:t>skeletal and soft tissue structure movement that was previously unaccessible, leading to more scientific questions and even more data to</w:t>
        </w:r>
      </w:ins>
      <w:ins w:id="6" w:author="Unknown Author" w:date="2026-03-22T16:09:09Z">
        <w:r>
          <w:rPr>
            <w:rFonts w:eastAsia="Roboto" w:cs="Roboto" w:ascii="Roboto" w:hAnsi="Roboto"/>
            <w:highlight w:val="white"/>
          </w:rPr>
          <w:t xml:space="preserve"> digitize. </w:t>
        </w:r>
      </w:ins>
      <w:del w:id="7" w:author="Unknown Author" w:date="2026-03-22T16:09:21Z">
        <w:r>
          <w:rPr>
            <w:rFonts w:eastAsia="Roboto" w:cs="Roboto" w:ascii="Roboto" w:hAnsi="Roboto"/>
            <w:highlight w:val="white"/>
          </w:rPr>
          <w:delText xml:space="preserve">provides a unique addition to this process through X-ray video capturing 2D movement over time. Recovery of the 3D scene is possible and allows for spatial-temporal tracking of key anatomical structures providing a sight into biomechanical variation within and across avian species. </w:delText>
        </w:r>
      </w:del>
      <w:r>
        <w:rPr>
          <w:rFonts w:eastAsia="Roboto" w:cs="Roboto" w:ascii="Roboto" w:hAnsi="Roboto"/>
          <w:highlight w:val="white"/>
        </w:rPr>
        <w:t>Current</w:t>
      </w:r>
      <w:ins w:id="8" w:author="Unknown Author" w:date="2026-03-22T16:09:22Z">
        <w:r>
          <w:rPr>
            <w:rFonts w:eastAsia="Roboto" w:cs="Roboto" w:ascii="Roboto" w:hAnsi="Roboto"/>
            <w:highlight w:val="white"/>
          </w:rPr>
          <w:t xml:space="preserve"> </w:t>
        </w:r>
      </w:ins>
      <w:ins w:id="9" w:author="Unknown Author" w:date="2026-03-22T16:09:22Z">
        <w:r>
          <w:rPr>
            <w:rFonts w:eastAsia="Roboto" w:cs="Roboto" w:ascii="Roboto" w:hAnsi="Roboto"/>
            <w:highlight w:val="white"/>
          </w:rPr>
          <w:t>x-ray digitization</w:t>
        </w:r>
      </w:ins>
      <w:r>
        <w:rPr>
          <w:rFonts w:eastAsia="Roboto" w:cs="Roboto" w:ascii="Roboto" w:hAnsi="Roboto"/>
          <w:highlight w:val="white"/>
        </w:rPr>
        <w:t xml:space="preserve"> </w:t>
      </w:r>
      <w:del w:id="10" w:author="Unknown Author" w:date="2026-03-22T16:09:39Z">
        <w:r>
          <w:rPr>
            <w:rFonts w:eastAsia="Roboto" w:cs="Roboto" w:ascii="Roboto" w:hAnsi="Roboto"/>
            <w:highlight w:val="white"/>
          </w:rPr>
          <w:delText xml:space="preserve">reconstruction </w:delText>
        </w:r>
      </w:del>
      <w:r>
        <w:rPr>
          <w:rFonts w:eastAsia="Roboto" w:cs="Roboto" w:ascii="Roboto" w:hAnsi="Roboto"/>
          <w:highlight w:val="white"/>
        </w:rPr>
        <w:t>methods require a significant amount of manual data labeling and/or large computational cost</w:t>
      </w:r>
      <w:ins w:id="11" w:author="Unknown Author" w:date="2026-03-22T16:10:11Z">
        <w:r>
          <w:rPr>
            <w:rFonts w:eastAsia="Roboto" w:cs="Roboto" w:ascii="Roboto" w:hAnsi="Roboto"/>
            <w:highlight w:val="white"/>
          </w:rPr>
          <w:t>,</w:t>
        </w:r>
      </w:ins>
      <w:r>
        <w:rPr>
          <w:rFonts w:eastAsia="Roboto" w:cs="Roboto" w:ascii="Roboto" w:hAnsi="Roboto"/>
          <w:highlight w:val="white"/>
        </w:rPr>
        <w:t xml:space="preserve"> resulting in a </w:t>
      </w:r>
      <w:ins w:id="12" w:author="Unknown Author" w:date="2026-03-22T16:10:17Z">
        <w:r>
          <w:rPr>
            <w:rFonts w:eastAsia="Roboto" w:cs="Roboto" w:ascii="Roboto" w:hAnsi="Roboto"/>
            <w:highlight w:val="white"/>
          </w:rPr>
          <w:t xml:space="preserve">workflow </w:t>
        </w:r>
      </w:ins>
      <w:r>
        <w:rPr>
          <w:rFonts w:eastAsia="Roboto" w:cs="Roboto" w:ascii="Roboto" w:hAnsi="Roboto"/>
          <w:highlight w:val="white"/>
        </w:rPr>
        <w:t xml:space="preserve">‘bottleneck’. </w:t>
      </w:r>
      <w:ins w:id="13" w:author="Unknown Author" w:date="2026-03-22T16:11:04Z">
        <w:r>
          <w:rPr>
            <w:rFonts w:eastAsia="Roboto" w:cs="Roboto" w:ascii="Roboto" w:hAnsi="Roboto"/>
            <w:highlight w:val="white"/>
          </w:rPr>
          <w:t>I tested current workflow methods against a machine learning algorithm (DeepLabCut)</w:t>
        </w:r>
      </w:ins>
      <w:del w:id="14" w:author="Unknown Author" w:date="2026-03-22T16:11:54Z">
        <w:r>
          <w:rPr>
            <w:rFonts w:eastAsia="Roboto" w:cs="Roboto" w:ascii="Roboto" w:hAnsi="Roboto"/>
            <w:highlight w:val="white"/>
          </w:rPr>
          <w:delText>By adapting the lab’s workflow to process the</w:delText>
        </w:r>
      </w:del>
      <w:ins w:id="15" w:author="Unknown Author" w:date="2026-03-22T16:11:54Z">
        <w:r>
          <w:rPr>
            <w:rFonts w:eastAsia="Roboto" w:cs="Roboto" w:ascii="Roboto" w:hAnsi="Roboto"/>
            <w:highlight w:val="white"/>
          </w:rPr>
          <w:t xml:space="preserve"> </w:t>
        </w:r>
      </w:ins>
      <w:ins w:id="16" w:author="Unknown Author" w:date="2026-03-22T16:11:54Z">
        <w:r>
          <w:rPr>
            <w:rFonts w:eastAsia="Roboto" w:cs="Roboto" w:ascii="Roboto" w:hAnsi="Roboto"/>
            <w:highlight w:val="white"/>
          </w:rPr>
          <w:t xml:space="preserve">using a dataset of </w:t>
        </w:r>
      </w:ins>
      <w:del w:id="17" w:author="Unknown Author" w:date="2026-03-22T16:12:06Z">
        <w:r>
          <w:rPr>
            <w:rFonts w:eastAsia="Roboto" w:cs="Roboto" w:ascii="Roboto" w:hAnsi="Roboto"/>
            <w:highlight w:val="white"/>
          </w:rPr>
          <w:delText xml:space="preserve"> current data for</w:delText>
        </w:r>
      </w:del>
      <w:r>
        <w:rPr>
          <w:rFonts w:eastAsia="Roboto" w:cs="Roboto" w:ascii="Roboto" w:hAnsi="Roboto"/>
          <w:highlight w:val="white"/>
        </w:rPr>
        <w:t xml:space="preserve"> </w:t>
      </w:r>
      <w:del w:id="18" w:author="Unknown Author" w:date="2026-03-22T16:12:24Z">
        <w:r>
          <w:rPr>
            <w:rFonts w:eastAsia="Roboto" w:cs="Roboto" w:ascii="Roboto" w:hAnsi="Roboto"/>
            <w:highlight w:val="white"/>
          </w:rPr>
          <w:delText xml:space="preserve">19 birds of 2 species over a combined </w:delText>
        </w:r>
      </w:del>
      <w:r>
        <w:rPr>
          <w:rFonts w:eastAsia="Roboto" w:cs="Roboto" w:ascii="Roboto" w:hAnsi="Roboto"/>
          <w:highlight w:val="white"/>
        </w:rPr>
        <w:t>95,000 frames</w:t>
      </w:r>
      <w:ins w:id="19" w:author="Unknown Author" w:date="2026-03-22T16:12:25Z">
        <w:r>
          <w:rPr>
            <w:rFonts w:eastAsia="Roboto" w:cs="Roboto" w:ascii="Roboto" w:hAnsi="Roboto"/>
            <w:highlight w:val="white"/>
          </w:rPr>
          <w:t xml:space="preserve"> </w:t>
        </w:r>
      </w:ins>
      <w:ins w:id="20" w:author="Unknown Author" w:date="2026-03-22T16:12:25Z">
        <w:r>
          <w:rPr>
            <w:rFonts w:eastAsia="Roboto" w:cs="Roboto" w:ascii="Roboto" w:hAnsi="Roboto"/>
            <w:highlight w:val="white"/>
          </w:rPr>
          <w:t xml:space="preserve">collected from 9 Atlantic Canary and 10 Zebra Finch individuals. </w:t>
        </w:r>
      </w:ins>
      <w:del w:id="21" w:author="Unknown Author" w:date="2026-03-22T16:12:59Z">
        <w:r>
          <w:rPr>
            <w:rFonts w:eastAsia="Roboto" w:cs="Roboto" w:ascii="Roboto" w:hAnsi="Roboto"/>
            <w:highlight w:val="white"/>
          </w:rPr>
          <w:delText>, we test the capability of generalist vs specific tuning of</w:delText>
        </w:r>
      </w:del>
      <w:r>
        <w:rPr>
          <w:rFonts w:eastAsia="Roboto" w:cs="Roboto" w:ascii="Roboto" w:hAnsi="Roboto"/>
        </w:rPr>
        <w:t xml:space="preserve"> </w:t>
      </w:r>
      <w:del w:id="22" w:author="Unknown Author" w:date="2026-03-22T16:11:33Z">
        <w:r>
          <w:rPr>
            <w:rFonts w:eastAsia="Roboto" w:cs="Roboto" w:ascii="Roboto" w:hAnsi="Roboto"/>
          </w:rPr>
          <w:delText>a machine learning algorithm (DeepLabCut)</w:delText>
        </w:r>
      </w:del>
      <w:r>
        <w:rPr>
          <w:rFonts w:eastAsia="Roboto" w:cs="Roboto" w:ascii="Roboto" w:hAnsi="Roboto"/>
        </w:rPr>
        <w:t xml:space="preserve">. I </w:t>
      </w:r>
      <w:ins w:id="23" w:author="Unknown Author" w:date="2026-03-22T16:13:08Z">
        <w:r>
          <w:rPr>
            <w:rFonts w:eastAsia="Roboto" w:cs="Roboto" w:ascii="Roboto" w:hAnsi="Roboto"/>
          </w:rPr>
          <w:t xml:space="preserve">then </w:t>
        </w:r>
      </w:ins>
      <w:r>
        <w:rPr>
          <w:rFonts w:eastAsia="Roboto" w:cs="Roboto" w:ascii="Roboto" w:hAnsi="Roboto"/>
          <w:highlight w:val="white"/>
        </w:rPr>
        <w:t>began refining the algorithm and testing the effects of various sets of training data (e.g. sets with poses where marker distinction is easy, medium, hard), allowing a comparison of both machine accuracy and training time to human labeling efforts. In addition</w:t>
      </w:r>
      <w:ins w:id="24" w:author="Unknown Author" w:date="2026-03-22T16:13:22Z">
        <w:r>
          <w:rPr>
            <w:rFonts w:eastAsia="Roboto" w:cs="Roboto" w:ascii="Roboto" w:hAnsi="Roboto"/>
            <w:highlight w:val="white"/>
          </w:rPr>
          <w:t xml:space="preserve">, </w:t>
        </w:r>
      </w:ins>
      <w:ins w:id="25" w:author="Unknown Author" w:date="2026-03-22T16:13:22Z">
        <w:r>
          <w:rPr>
            <w:rFonts w:eastAsia="Roboto" w:cs="Roboto" w:ascii="Roboto" w:hAnsi="Roboto"/>
            <w:highlight w:val="white"/>
          </w:rPr>
          <w:t>I examined the</w:t>
        </w:r>
      </w:ins>
      <w:del w:id="26" w:author="Unknown Author" w:date="2026-03-22T16:13:21Z">
        <w:r>
          <w:rPr>
            <w:rFonts w:eastAsia="Roboto" w:cs="Roboto" w:ascii="Roboto" w:hAnsi="Roboto"/>
            <w:highlight w:val="white"/>
          </w:rPr>
          <w:delText xml:space="preserve"> we note </w:delText>
        </w:r>
      </w:del>
      <w:r>
        <w:rPr>
          <w:rFonts w:eastAsia="Roboto" w:cs="Roboto" w:ascii="Roboto" w:hAnsi="Roboto"/>
        </w:rPr>
        <w:t xml:space="preserve">trade-offs between algorithms trained on </w:t>
      </w:r>
      <w:del w:id="27" w:author="Unknown Author" w:date="2026-03-22T16:13:49Z">
        <w:r>
          <w:rPr>
            <w:rFonts w:eastAsia="Roboto" w:cs="Roboto" w:ascii="Roboto" w:hAnsi="Roboto"/>
          </w:rPr>
          <w:delText xml:space="preserve">data that is </w:delText>
        </w:r>
      </w:del>
      <w:ins w:id="28" w:author="Unknown Author" w:date="2026-03-22T16:13:49Z">
        <w:r>
          <w:rPr>
            <w:rFonts w:eastAsia="Roboto" w:cs="Roboto" w:ascii="Roboto" w:hAnsi="Roboto"/>
          </w:rPr>
          <w:t xml:space="preserve">a </w:t>
        </w:r>
      </w:ins>
      <w:r>
        <w:rPr>
          <w:rFonts w:eastAsia="Roboto" w:cs="Roboto" w:ascii="Roboto" w:hAnsi="Roboto"/>
        </w:rPr>
        <w:t>single species</w:t>
      </w:r>
      <w:r>
        <w:rPr>
          <w:rFonts w:eastAsia="Roboto" w:cs="Roboto" w:ascii="Roboto" w:hAnsi="Roboto"/>
          <w:highlight w:val="white"/>
        </w:rPr>
        <w:t xml:space="preserve"> specific vs multi-species</w:t>
      </w:r>
      <w:ins w:id="29" w:author="Unknown Author" w:date="2026-03-22T16:13:55Z">
        <w:r>
          <w:rPr>
            <w:rFonts w:eastAsia="Roboto" w:cs="Roboto" w:ascii="Roboto" w:hAnsi="Roboto"/>
            <w:highlight w:val="white"/>
          </w:rPr>
          <w:t>.</w:t>
        </w:r>
      </w:ins>
      <w:del w:id="30" w:author="Unknown Author" w:date="2026-03-22T16:13:55Z">
        <w:r>
          <w:rPr>
            <w:rFonts w:eastAsia="Roboto" w:cs="Roboto" w:ascii="Roboto" w:hAnsi="Roboto"/>
            <w:highlight w:val="white"/>
          </w:rPr>
          <w:delText xml:space="preserve"> inclusive.</w:delText>
        </w:r>
      </w:del>
      <w:r>
        <w:rPr>
          <w:rFonts w:eastAsia="Roboto" w:cs="Roboto" w:ascii="Roboto" w:hAnsi="Roboto"/>
        </w:rPr>
        <w:t xml:space="preserve"> Th</w:t>
      </w:r>
      <w:del w:id="31" w:author="Unknown Author" w:date="2026-03-22T16:14:09Z">
        <w:r>
          <w:rPr>
            <w:rFonts w:eastAsia="Roboto" w:cs="Roboto" w:ascii="Roboto" w:hAnsi="Roboto"/>
          </w:rPr>
          <w:delText>e</w:delText>
        </w:r>
      </w:del>
      <w:ins w:id="32" w:author="Unknown Author" w:date="2026-03-22T16:14:09Z">
        <w:r>
          <w:rPr>
            <w:rFonts w:eastAsia="Roboto" w:cs="Roboto" w:ascii="Roboto" w:hAnsi="Roboto"/>
          </w:rPr>
          <w:t>is</w:t>
        </w:r>
      </w:ins>
      <w:r>
        <w:rPr>
          <w:rFonts w:eastAsia="Roboto" w:cs="Roboto" w:ascii="Roboto" w:hAnsi="Roboto"/>
        </w:rPr>
        <w:t xml:space="preserve"> project highlights the synergy between efficiency of the algorithm(s) and biological accuracy when implementing researcher-informed machine learning algorithms.</w:t>
      </w:r>
    </w:p>
    <w:p>
      <w:pPr>
        <w:pStyle w:val="normal1"/>
        <w:rPr>
          <w:rFonts w:ascii="Roboto" w:hAnsi="Roboto" w:eastAsia="Roboto" w:cs="Roboto"/>
          <w:color w:val="1F1F1F"/>
          <w:highlight w:val="white"/>
        </w:rPr>
      </w:pPr>
      <w:r>
        <w:rPr>
          <w:rFonts w:eastAsia="Roboto" w:cs="Roboto" w:ascii="Roboto" w:hAnsi="Roboto"/>
          <w:color w:val="1F1F1F"/>
          <w:highlight w:val="white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Roboto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</w:fonts>
</file>

<file path=word/settings.xml><?xml version="1.0" encoding="utf-8"?>
<w:settings xmlns:w="http://schemas.openxmlformats.org/wordprocessingml/2006/main">
  <w:zoom w:percent="161"/>
  <w:trackRevisions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218</Words>
  <Characters>1351</Characters>
  <CharactersWithSpaces>1565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2026-03-22T16:15:07Z</dcterms:modified>
  <cp:revision>1</cp:revision>
  <dc:subject/>
  <dc:title/>
</cp:coreProperties>
</file>